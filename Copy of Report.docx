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Revelio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Rush Patterns &amp; Utilization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CAVE CAFE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5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80" w:before="360" w:line="360" w:lineRule="auto"/>
        <w:ind w:right="0" w:firstLine="0"/>
        <w:rPr>
          <w:color w:val="783f04"/>
          <w:sz w:val="34"/>
          <w:szCs w:val="34"/>
        </w:rPr>
      </w:pPr>
      <w:bookmarkStart w:colFirst="0" w:colLast="0" w:name="_7a0ak2cgryou" w:id="3"/>
      <w:bookmarkEnd w:id="3"/>
      <w:r w:rsidDel="00000000" w:rsidR="00000000" w:rsidRPr="00000000">
        <w:rPr>
          <w:color w:val="783f04"/>
          <w:sz w:val="34"/>
          <w:szCs w:val="34"/>
          <w:rtl w:val="0"/>
        </w:rPr>
        <w:t xml:space="preserve">Executive summary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Consistent rush week: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783f04"/>
          <w:rtl w:val="0"/>
        </w:rPr>
        <w:t xml:space="preserve">Week 4 of each month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is the most active on average (≈ 312 orders), confirming a reliable end-of-month rush.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Peaks over time: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 modest negative correlation (–0.315) between month index and weekly orders suggests</w:t>
      </w:r>
      <w:r w:rsidDel="00000000" w:rsidR="00000000" w:rsidRPr="00000000">
        <w:rPr>
          <w:rFonts w:ascii="Merriweather" w:cs="Merriweather" w:eastAsia="Merriweather" w:hAnsi="Merriweather"/>
          <w:b w:val="1"/>
          <w:color w:val="783f04"/>
          <w:rtl w:val="0"/>
        </w:rPr>
        <w:t xml:space="preserve"> later months are slightly weaker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even though the week-4 pattern holds.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Holiday surges outside week-4: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April, week 1 shows a large positive deviation (+118) aligned with Eid al-Fitr.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June, week 2 spikes (+104) aligned with Eid al-Adha.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Rush hours and shifts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color w:val="783f04"/>
          <w:rtl w:val="0"/>
        </w:rPr>
        <w:t xml:space="preserve"> Night shift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dominates revenue (173.6k vs 52.6k Day).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Top hours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</w:t>
      </w:r>
      <w:r w:rsidDel="00000000" w:rsidR="00000000" w:rsidRPr="00000000">
        <w:rPr>
          <w:rFonts w:ascii="Merriweather" w:cs="Merriweather" w:eastAsia="Merriweather" w:hAnsi="Merriweather"/>
          <w:color w:val="8c7252"/>
          <w:rtl w:val="0"/>
        </w:rPr>
        <w:t xml:space="preserve">22:00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and </w:t>
      </w:r>
      <w:r w:rsidDel="00000000" w:rsidR="00000000" w:rsidRPr="00000000">
        <w:rPr>
          <w:rFonts w:ascii="Merriweather" w:cs="Merriweather" w:eastAsia="Merriweather" w:hAnsi="Merriweather"/>
          <w:color w:val="8c7252"/>
          <w:rtl w:val="0"/>
        </w:rPr>
        <w:t xml:space="preserve">20:00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(by revenue and orders). However,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Day shift: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peaks at</w:t>
      </w:r>
      <w:r w:rsidDel="00000000" w:rsidR="00000000" w:rsidRPr="00000000">
        <w:rPr>
          <w:rFonts w:ascii="Merriweather" w:cs="Merriweather" w:eastAsia="Merriweather" w:hAnsi="Merriweather"/>
          <w:color w:val="8c7252"/>
          <w:rtl w:val="0"/>
        </w:rPr>
        <w:t xml:space="preserve"> 15:00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and </w:t>
      </w:r>
      <w:r w:rsidDel="00000000" w:rsidR="00000000" w:rsidRPr="00000000">
        <w:rPr>
          <w:rFonts w:ascii="Merriweather" w:cs="Merriweather" w:eastAsia="Merriweather" w:hAnsi="Merriweather"/>
          <w:color w:val="8c7252"/>
          <w:rtl w:val="0"/>
        </w:rPr>
        <w:t xml:space="preserve">17:00.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Strong calendar effects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</w:t>
      </w:r>
      <w:r w:rsidDel="00000000" w:rsidR="00000000" w:rsidRPr="00000000">
        <w:rPr>
          <w:rFonts w:ascii="Merriweather" w:cs="Merriweather" w:eastAsia="Merriweather" w:hAnsi="Merriweather"/>
          <w:color w:val="783f04"/>
          <w:rtl w:val="0"/>
        </w:rPr>
        <w:t xml:space="preserve">April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and </w:t>
      </w:r>
      <w:r w:rsidDel="00000000" w:rsidR="00000000" w:rsidRPr="00000000">
        <w:rPr>
          <w:rFonts w:ascii="Merriweather" w:cs="Merriweather" w:eastAsia="Merriweather" w:hAnsi="Merriweather"/>
          <w:color w:val="783f04"/>
          <w:rtl w:val="0"/>
        </w:rPr>
        <w:t xml:space="preserve">May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are top months (by both revenue and orders). </w:t>
      </w:r>
      <w:r w:rsidDel="00000000" w:rsidR="00000000" w:rsidRPr="00000000">
        <w:rPr>
          <w:rFonts w:ascii="Merriweather" w:cs="Merriweather" w:eastAsia="Merriweather" w:hAnsi="Merriweather"/>
          <w:color w:val="783f04"/>
          <w:rtl w:val="0"/>
        </w:rPr>
        <w:t xml:space="preserve">Friday/Saturday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lead by weekday by orders ,</w:t>
      </w:r>
      <w:r w:rsidDel="00000000" w:rsidR="00000000" w:rsidRPr="00000000">
        <w:rPr>
          <w:rFonts w:ascii="Merriweather" w:cs="Merriweather" w:eastAsia="Merriweather" w:hAnsi="Merriweather"/>
          <w:color w:val="783f04"/>
          <w:rtl w:val="0"/>
        </w:rPr>
        <w:t xml:space="preserve"> Friday/Thursday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by revenue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Tables hot spots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Tables</w:t>
      </w:r>
      <w:r w:rsidDel="00000000" w:rsidR="00000000" w:rsidRPr="00000000">
        <w:rPr>
          <w:rFonts w:ascii="Merriweather" w:cs="Merriweather" w:eastAsia="Merriweather" w:hAnsi="Merriweather"/>
          <w:b w:val="1"/>
          <w:color w:val="8c7252"/>
          <w:rtl w:val="0"/>
        </w:rPr>
        <w:t xml:space="preserve"> 1, 8, 3, 6, 14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are consistently most used; these are likely bottlenecks during 21:00–22:00.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783f04"/>
          <w:sz w:val="34"/>
          <w:szCs w:val="34"/>
        </w:rPr>
      </w:pPr>
      <w:bookmarkStart w:colFirst="0" w:colLast="0" w:name="_la5jp5tnimjw" w:id="4"/>
      <w:bookmarkEnd w:id="4"/>
      <w:r w:rsidDel="00000000" w:rsidR="00000000" w:rsidRPr="00000000">
        <w:rPr>
          <w:color w:val="783f04"/>
          <w:sz w:val="34"/>
          <w:szCs w:val="34"/>
          <w:rtl w:val="0"/>
        </w:rPr>
        <w:t xml:space="preserve">Visualizations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Daily revenue with annotated Egyptian holidays. Notice surges in early April (Eid al-Fitr) and mid-June (Eid al-Adha).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Rush hours concentrate at 20:00–22:00 (Night); Day peaks at 15:00–17:00.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273410" cy="313531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410" cy="3135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Weekend effect: Friday and Saturday dominate revenue.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10113" cy="290607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90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Seasonal decomposition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530651" cy="367823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651" cy="367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Peak-focus zooms (±3 days)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648672" cy="228758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672" cy="2287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662488" cy="229551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29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652963" cy="228998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28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Where :</w:t>
      </w:r>
    </w:p>
    <w:tbl>
      <w:tblPr>
        <w:tblStyle w:val="Table1"/>
        <w:tblW w:w="56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0"/>
        <w:gridCol w:w="1535"/>
        <w:gridCol w:w="2870"/>
        <w:tblGridChange w:id="0">
          <w:tblGrid>
            <w:gridCol w:w="1220"/>
            <w:gridCol w:w="1535"/>
            <w:gridCol w:w="28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Day of 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Holiday Context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March 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Monday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2nd day of </w:t>
            </w:r>
            <w:r w:rsidDel="00000000" w:rsidR="00000000" w:rsidRPr="00000000">
              <w:rPr>
                <w:b w:val="1"/>
                <w:rtl w:val="0"/>
              </w:rPr>
              <w:t xml:space="preserve">Eid al-Fitr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June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Friday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1st day of </w:t>
            </w:r>
            <w:r w:rsidDel="00000000" w:rsidR="00000000" w:rsidRPr="00000000">
              <w:rPr>
                <w:b w:val="1"/>
                <w:rtl w:val="0"/>
              </w:rPr>
              <w:t xml:space="preserve">Eid al-Adha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June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Sunday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Within </w:t>
            </w:r>
            <w:r w:rsidDel="00000000" w:rsidR="00000000" w:rsidRPr="00000000">
              <w:rPr>
                <w:b w:val="1"/>
                <w:rtl w:val="0"/>
              </w:rPr>
              <w:t xml:space="preserve">Eid al-Adha</w:t>
            </w:r>
            <w:r w:rsidDel="00000000" w:rsidR="00000000" w:rsidRPr="00000000">
              <w:rPr>
                <w:rtl w:val="0"/>
              </w:rPr>
              <w:t xml:space="preserve"> period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ins w:author="Omar Saadallah" w:id="0" w:date="2025-08-20T10:02:04Z"/>
        </w:rPr>
      </w:pPr>
      <w:r w:rsidDel="00000000" w:rsidR="00000000" w:rsidRPr="00000000">
        <w:rPr>
          <w:rtl w:val="0"/>
        </w:rPr>
        <w:t xml:space="preserve">Top tables by utilization—focus on balancing load for tables 1, 8, 3, 6, 14</w:t>
      </w:r>
      <w:ins w:author="Omar Saadallah" w:id="0" w:date="2025-08-20T10:02:0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F">
      <w:pPr>
        <w:rPr>
          <w:ins w:author="Omar Saadallah" w:id="0" w:date="2025-08-20T10:02:04Z"/>
        </w:rPr>
      </w:pPr>
      <w:ins w:author="Omar Saadallah" w:id="0" w:date="2025-08-20T10:02:04Z">
        <w:r w:rsidDel="00000000" w:rsidR="00000000" w:rsidRPr="00000000">
          <w:rPr/>
          <w:drawing>
            <wp:inline distB="114300" distT="114300" distL="114300" distR="114300">
              <wp:extent cx="5224463" cy="3223426"/>
              <wp:effectExtent b="0" l="0" r="0" t="0"/>
              <wp:docPr id="1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4463" cy="32234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0">
      <w:pPr>
        <w:rPr>
          <w:ins w:author="Omar Saadallah" w:id="0" w:date="2025-08-20T10:02:04Z"/>
        </w:rPr>
      </w:pPr>
      <w:ins w:author="Omar Saadallah" w:id="0" w:date="2025-08-20T10:02:0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1">
      <w:pPr>
        <w:rPr/>
      </w:pPr>
      <w:ins w:author="Omar Saadallah" w:id="0" w:date="2025-08-20T10:02:04Z">
        <w:r w:rsidDel="00000000" w:rsidR="00000000" w:rsidRPr="00000000">
          <w:rPr/>
          <w:drawing>
            <wp:inline distB="114300" distT="114300" distL="114300" distR="114300">
              <wp:extent cx="5224463" cy="3686175"/>
              <wp:effectExtent b="0" l="0" r="0" t="0"/>
              <wp:docPr id="3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4463" cy="36861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328743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28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5"/>
        <w:gridCol w:w="3125"/>
        <w:gridCol w:w="3125"/>
        <w:tblGridChange w:id="0">
          <w:tblGrid>
            <w:gridCol w:w="3125"/>
            <w:gridCol w:w="3125"/>
            <w:gridCol w:w="3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Table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Table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Session 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b1_7OZYBC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b1_0V4WSM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b1_50357Z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b1_BJL0T4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b1_LES6SG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325</w:t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7.png"/>
          <a:graphic>
            <a:graphicData uri="http://schemas.openxmlformats.org/drawingml/2006/picture">
              <pic:pic>
                <pic:nvPicPr>
                  <pic:cNvPr descr="horizontal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6"/>
    <w:bookmarkEnd w:id="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8" name="image11.png"/>
          <a:graphic>
            <a:graphicData uri="http://schemas.openxmlformats.org/drawingml/2006/picture">
              <pic:pic>
                <pic:nvPicPr>
                  <pic:cNvPr descr="horizontal line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header" Target="header1.xml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header" Target="header2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